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254" w:rsidRPr="00840D1A" w:rsidRDefault="00D27254" w:rsidP="00D27254">
      <w:pPr>
        <w:jc w:val="both"/>
        <w:rPr>
          <w:b/>
        </w:rPr>
      </w:pPr>
      <w:r w:rsidRPr="00840D1A">
        <w:rPr>
          <w:b/>
        </w:rPr>
        <w:t>PRASAMITA PANDIA</w:t>
      </w:r>
    </w:p>
    <w:p w:rsidR="00D27254" w:rsidRPr="0017175D" w:rsidRDefault="00D27254" w:rsidP="00D27254">
      <w:pPr>
        <w:jc w:val="both"/>
        <w:rPr>
          <w:b/>
          <w:bCs/>
        </w:rPr>
      </w:pPr>
      <w:r w:rsidRPr="0017175D">
        <w:rPr>
          <w:b/>
        </w:rPr>
        <w:t>E mail -</w:t>
      </w:r>
      <w:r w:rsidRPr="0017175D">
        <w:rPr>
          <w:b/>
          <w:bCs/>
        </w:rPr>
        <w:t>prasamitapandia@yahoo.in</w:t>
      </w:r>
    </w:p>
    <w:p w:rsidR="00D27254" w:rsidRPr="0017175D" w:rsidRDefault="00D27254" w:rsidP="00D27254">
      <w:pPr>
        <w:ind w:left="-16"/>
        <w:jc w:val="both"/>
      </w:pPr>
      <w:r w:rsidRPr="0017175D">
        <w:t>Ph: (+91) 9036723280</w:t>
      </w:r>
    </w:p>
    <w:p w:rsidR="00D27254" w:rsidRDefault="00D27254" w:rsidP="00D27254">
      <w:pPr>
        <w:pStyle w:val="Title"/>
        <w:tabs>
          <w:tab w:val="left" w:pos="5760"/>
        </w:tabs>
        <w:jc w:val="both"/>
        <w:rPr>
          <w:rFonts w:ascii="Arial" w:eastAsia="Arial Unicode MS" w:hAnsi="Arial" w:cs="Arial"/>
          <w:i/>
          <w:iCs/>
          <w:sz w:val="24"/>
          <w:szCs w:val="24"/>
          <w:u w:val="none"/>
        </w:rPr>
      </w:pPr>
    </w:p>
    <w:p w:rsidR="00D27254" w:rsidRPr="004A66DD" w:rsidRDefault="00D27254" w:rsidP="00D27254">
      <w:pPr>
        <w:pStyle w:val="Title"/>
        <w:tabs>
          <w:tab w:val="left" w:pos="5760"/>
        </w:tabs>
        <w:jc w:val="both"/>
        <w:rPr>
          <w:rFonts w:eastAsia="Arial Unicode MS"/>
          <w:i/>
          <w:iCs/>
          <w:sz w:val="24"/>
          <w:szCs w:val="24"/>
          <w:u w:val="none"/>
        </w:rPr>
      </w:pPr>
      <w:r w:rsidRPr="004A66DD">
        <w:rPr>
          <w:rFonts w:eastAsia="Arial Unicode MS"/>
          <w:i/>
          <w:iCs/>
          <w:sz w:val="24"/>
          <w:szCs w:val="24"/>
          <w:u w:val="none"/>
        </w:rPr>
        <w:t>Objective:</w:t>
      </w:r>
    </w:p>
    <w:p w:rsidR="00D27254" w:rsidRDefault="00D27254" w:rsidP="00D27254">
      <w:pPr>
        <w:jc w:val="both"/>
      </w:pPr>
      <w:r>
        <w:t xml:space="preserve">Intended in seeking a challenging career </w:t>
      </w:r>
      <w:r w:rsidR="00794DF3">
        <w:t xml:space="preserve">in financial analyst </w:t>
      </w:r>
      <w:r>
        <w:t>that will help to make the best use of my skills and abilities in attaining organizational goals and which helps in career growth along with the growth of the company.</w:t>
      </w:r>
    </w:p>
    <w:p w:rsidR="00D27254" w:rsidRDefault="00D27254" w:rsidP="00D27254">
      <w:pPr>
        <w:rPr>
          <w:b/>
        </w:rPr>
      </w:pPr>
      <w:r w:rsidRPr="00D361D0">
        <w:rPr>
          <w:b/>
          <w:i/>
        </w:rPr>
        <w:t>Career Highlights:</w:t>
      </w:r>
    </w:p>
    <w:p w:rsidR="00D27254" w:rsidRPr="0068530F" w:rsidRDefault="00D27254" w:rsidP="00D27254">
      <w:r w:rsidRPr="00F4372D">
        <w:rPr>
          <w:b/>
        </w:rPr>
        <w:t>Name of the company</w:t>
      </w:r>
      <w:r>
        <w:t>: RSM Astute Consulting Pvt.Ltd</w:t>
      </w:r>
      <w:r w:rsidRPr="0068530F">
        <w:t xml:space="preserve"> Bangalore</w:t>
      </w:r>
    </w:p>
    <w:p w:rsidR="00D27254" w:rsidRDefault="00D27254" w:rsidP="00D27254">
      <w:r w:rsidRPr="00F4372D">
        <w:rPr>
          <w:b/>
        </w:rPr>
        <w:t>Role</w:t>
      </w:r>
      <w:r>
        <w:t>: Senior Financial Processing Officer (FPO)</w:t>
      </w:r>
    </w:p>
    <w:p w:rsidR="00D27254" w:rsidRDefault="00D27254" w:rsidP="00D27254">
      <w:pPr>
        <w:tabs>
          <w:tab w:val="left" w:pos="720"/>
        </w:tabs>
        <w:jc w:val="both"/>
        <w:rPr>
          <w:b/>
        </w:rPr>
      </w:pPr>
      <w:r w:rsidRPr="00F4372D">
        <w:rPr>
          <w:b/>
        </w:rPr>
        <w:t>Period</w:t>
      </w:r>
      <w:r>
        <w:t xml:space="preserve">: from </w:t>
      </w:r>
      <w:r w:rsidRPr="00191302">
        <w:t>5</w:t>
      </w:r>
      <w:r w:rsidRPr="00191302">
        <w:rPr>
          <w:vertAlign w:val="superscript"/>
        </w:rPr>
        <w:t>th</w:t>
      </w:r>
      <w:r w:rsidRPr="00191302">
        <w:t xml:space="preserve"> of May, 2011</w:t>
      </w:r>
      <w:r>
        <w:rPr>
          <w:b/>
        </w:rPr>
        <w:t xml:space="preserve"> </w:t>
      </w:r>
      <w:r>
        <w:t>to 28</w:t>
      </w:r>
      <w:r w:rsidRPr="00BD0F86">
        <w:rPr>
          <w:vertAlign w:val="superscript"/>
        </w:rPr>
        <w:t>th</w:t>
      </w:r>
      <w:r>
        <w:t xml:space="preserve"> Dec, 2011</w:t>
      </w:r>
    </w:p>
    <w:p w:rsidR="00D27254" w:rsidRDefault="00D27254" w:rsidP="00D27254">
      <w:pPr>
        <w:tabs>
          <w:tab w:val="left" w:pos="720"/>
        </w:tabs>
        <w:jc w:val="both"/>
        <w:rPr>
          <w:b/>
        </w:rPr>
      </w:pPr>
      <w:r w:rsidRPr="0017175D">
        <w:rPr>
          <w:b/>
        </w:rPr>
        <w:t>Responsibilities:</w:t>
      </w:r>
    </w:p>
    <w:p w:rsidR="00D27254" w:rsidRPr="00540D68" w:rsidRDefault="00D27254" w:rsidP="00D27254">
      <w:pPr>
        <w:numPr>
          <w:ilvl w:val="0"/>
          <w:numId w:val="1"/>
        </w:numPr>
        <w:tabs>
          <w:tab w:val="left" w:pos="720"/>
        </w:tabs>
        <w:suppressAutoHyphens/>
        <w:spacing w:after="0" w:line="240" w:lineRule="auto"/>
        <w:jc w:val="both"/>
        <w:rPr>
          <w:b/>
        </w:rPr>
      </w:pPr>
      <w:r>
        <w:t>Concurrent audit.</w:t>
      </w:r>
    </w:p>
    <w:p w:rsidR="00D27254" w:rsidRPr="00FB0473" w:rsidRDefault="00D27254" w:rsidP="00D27254">
      <w:pPr>
        <w:numPr>
          <w:ilvl w:val="0"/>
          <w:numId w:val="1"/>
        </w:numPr>
        <w:tabs>
          <w:tab w:val="left" w:pos="720"/>
        </w:tabs>
        <w:suppressAutoHyphens/>
        <w:spacing w:after="0" w:line="240" w:lineRule="auto"/>
        <w:jc w:val="both"/>
        <w:rPr>
          <w:b/>
        </w:rPr>
      </w:pPr>
      <w:r>
        <w:t>Statutory audit.</w:t>
      </w:r>
    </w:p>
    <w:p w:rsidR="00D27254" w:rsidRDefault="00D27254" w:rsidP="00D27254">
      <w:pPr>
        <w:numPr>
          <w:ilvl w:val="0"/>
          <w:numId w:val="1"/>
        </w:numPr>
        <w:tabs>
          <w:tab w:val="left" w:pos="720"/>
        </w:tabs>
        <w:suppressAutoHyphens/>
        <w:spacing w:after="0" w:line="240" w:lineRule="auto"/>
        <w:jc w:val="both"/>
      </w:pPr>
      <w:r>
        <w:t>Accounting work</w:t>
      </w:r>
    </w:p>
    <w:p w:rsidR="00D27254" w:rsidRDefault="00D27254" w:rsidP="00D27254">
      <w:pPr>
        <w:numPr>
          <w:ilvl w:val="0"/>
          <w:numId w:val="1"/>
        </w:numPr>
        <w:tabs>
          <w:tab w:val="left" w:pos="720"/>
        </w:tabs>
        <w:suppressAutoHyphens/>
        <w:spacing w:after="0" w:line="240" w:lineRule="auto"/>
        <w:jc w:val="both"/>
      </w:pPr>
      <w:r>
        <w:t>Preparing</w:t>
      </w:r>
      <w:r w:rsidR="006C5F44">
        <w:t xml:space="preserve"> future </w:t>
      </w:r>
      <w:r>
        <w:t xml:space="preserve"> financial projection</w:t>
      </w:r>
    </w:p>
    <w:p w:rsidR="00D27254" w:rsidRDefault="00D27254" w:rsidP="00D27254">
      <w:pPr>
        <w:numPr>
          <w:ilvl w:val="0"/>
          <w:numId w:val="1"/>
        </w:numPr>
        <w:tabs>
          <w:tab w:val="left" w:pos="720"/>
        </w:tabs>
        <w:suppressAutoHyphens/>
        <w:spacing w:after="0" w:line="240" w:lineRule="auto"/>
        <w:jc w:val="both"/>
      </w:pPr>
      <w:r>
        <w:t>Preparing p</w:t>
      </w:r>
      <w:r w:rsidR="003839A1">
        <w:t>rofit and</w:t>
      </w:r>
      <w:r>
        <w:t xml:space="preserve"> l</w:t>
      </w:r>
      <w:r w:rsidR="003839A1">
        <w:t>oss</w:t>
      </w:r>
      <w:r>
        <w:t xml:space="preserve">, cash Flow, Funds flow </w:t>
      </w:r>
    </w:p>
    <w:p w:rsidR="00F15867" w:rsidRDefault="00F15867" w:rsidP="00D27254">
      <w:pPr>
        <w:numPr>
          <w:ilvl w:val="0"/>
          <w:numId w:val="1"/>
        </w:numPr>
        <w:tabs>
          <w:tab w:val="left" w:pos="720"/>
        </w:tabs>
        <w:suppressAutoHyphens/>
        <w:spacing w:after="0" w:line="240" w:lineRule="auto"/>
        <w:jc w:val="both"/>
      </w:pPr>
      <w:r>
        <w:t>Preparing Balance sheet</w:t>
      </w:r>
    </w:p>
    <w:p w:rsidR="00F15867" w:rsidRDefault="00F15867" w:rsidP="00D27254">
      <w:pPr>
        <w:numPr>
          <w:ilvl w:val="0"/>
          <w:numId w:val="1"/>
        </w:numPr>
        <w:tabs>
          <w:tab w:val="left" w:pos="720"/>
        </w:tabs>
        <w:suppressAutoHyphens/>
        <w:spacing w:after="0" w:line="240" w:lineRule="auto"/>
        <w:jc w:val="both"/>
      </w:pPr>
      <w:r>
        <w:t>Financial statement analysis</w:t>
      </w:r>
    </w:p>
    <w:p w:rsidR="00F15867" w:rsidRDefault="00AD701F" w:rsidP="00D27254">
      <w:pPr>
        <w:numPr>
          <w:ilvl w:val="0"/>
          <w:numId w:val="1"/>
        </w:numPr>
        <w:tabs>
          <w:tab w:val="left" w:pos="720"/>
        </w:tabs>
        <w:suppressAutoHyphens/>
        <w:spacing w:after="0" w:line="240" w:lineRule="auto"/>
        <w:jc w:val="both"/>
      </w:pPr>
      <w:r>
        <w:t>Account finalization</w:t>
      </w:r>
    </w:p>
    <w:p w:rsidR="00AD701F" w:rsidRDefault="00AD701F" w:rsidP="00AD701F">
      <w:pPr>
        <w:suppressAutoHyphens/>
        <w:spacing w:after="0" w:line="240" w:lineRule="auto"/>
        <w:ind w:left="720"/>
        <w:jc w:val="both"/>
      </w:pPr>
    </w:p>
    <w:p w:rsidR="00D27254" w:rsidRDefault="00D27254" w:rsidP="00D27254">
      <w:pPr>
        <w:rPr>
          <w:b/>
        </w:rPr>
      </w:pPr>
    </w:p>
    <w:p w:rsidR="00D27254" w:rsidRPr="0068530F" w:rsidRDefault="00D27254" w:rsidP="00D27254">
      <w:r w:rsidRPr="00F4372D">
        <w:rPr>
          <w:b/>
        </w:rPr>
        <w:t>Name of the company</w:t>
      </w:r>
      <w:r w:rsidRPr="0068530F">
        <w:t xml:space="preserve">: </w:t>
      </w:r>
      <w:r w:rsidRPr="00B9679F">
        <w:t>Ultimate Investment, Bangalore</w:t>
      </w:r>
    </w:p>
    <w:p w:rsidR="00D27254" w:rsidRDefault="00D27254" w:rsidP="00D27254">
      <w:r w:rsidRPr="00F4372D">
        <w:rPr>
          <w:b/>
        </w:rPr>
        <w:t>Role</w:t>
      </w:r>
      <w:r>
        <w:t>: Management trainee</w:t>
      </w:r>
    </w:p>
    <w:p w:rsidR="00D27254" w:rsidRDefault="00D27254" w:rsidP="00D27254">
      <w:pPr>
        <w:tabs>
          <w:tab w:val="left" w:pos="720"/>
        </w:tabs>
        <w:jc w:val="both"/>
        <w:rPr>
          <w:b/>
        </w:rPr>
      </w:pPr>
      <w:r w:rsidRPr="00F4372D">
        <w:rPr>
          <w:b/>
        </w:rPr>
        <w:t>Period</w:t>
      </w:r>
      <w:r>
        <w:t xml:space="preserve">: From </w:t>
      </w:r>
      <w:r w:rsidRPr="002B7CA5">
        <w:t>22</w:t>
      </w:r>
      <w:r w:rsidRPr="002B7CA5">
        <w:rPr>
          <w:vertAlign w:val="superscript"/>
        </w:rPr>
        <w:t>nd</w:t>
      </w:r>
      <w:r w:rsidRPr="002B7CA5">
        <w:t xml:space="preserve"> of Dec 2010 to 4</w:t>
      </w:r>
      <w:r w:rsidRPr="002B7CA5">
        <w:rPr>
          <w:vertAlign w:val="superscript"/>
        </w:rPr>
        <w:t>th</w:t>
      </w:r>
      <w:r w:rsidRPr="002B7CA5">
        <w:t xml:space="preserve"> of April, 2011</w:t>
      </w:r>
      <w:r>
        <w:rPr>
          <w:b/>
        </w:rPr>
        <w:t xml:space="preserve"> </w:t>
      </w:r>
    </w:p>
    <w:p w:rsidR="00D27254" w:rsidRPr="0017175D" w:rsidRDefault="00D27254" w:rsidP="00D27254">
      <w:pPr>
        <w:tabs>
          <w:tab w:val="left" w:pos="720"/>
        </w:tabs>
        <w:jc w:val="both"/>
        <w:rPr>
          <w:b/>
        </w:rPr>
      </w:pPr>
      <w:r w:rsidRPr="0017175D">
        <w:rPr>
          <w:b/>
        </w:rPr>
        <w:t>Responsibilities:</w:t>
      </w:r>
    </w:p>
    <w:p w:rsidR="00D27254" w:rsidRPr="0075162C" w:rsidRDefault="00D27254" w:rsidP="00D27254">
      <w:pPr>
        <w:numPr>
          <w:ilvl w:val="0"/>
          <w:numId w:val="1"/>
        </w:numPr>
        <w:tabs>
          <w:tab w:val="left" w:pos="720"/>
        </w:tabs>
        <w:suppressAutoHyphens/>
        <w:spacing w:after="0" w:line="240" w:lineRule="auto"/>
        <w:jc w:val="both"/>
        <w:rPr>
          <w:b/>
        </w:rPr>
      </w:pPr>
      <w:r>
        <w:t>Updating the Portfolio of clients.</w:t>
      </w:r>
    </w:p>
    <w:p w:rsidR="00D27254" w:rsidRPr="00783DC9" w:rsidRDefault="00D27254" w:rsidP="00D27254">
      <w:pPr>
        <w:numPr>
          <w:ilvl w:val="0"/>
          <w:numId w:val="1"/>
        </w:numPr>
        <w:tabs>
          <w:tab w:val="left" w:pos="720"/>
        </w:tabs>
        <w:suppressAutoHyphens/>
        <w:spacing w:after="0" w:line="240" w:lineRule="auto"/>
        <w:jc w:val="both"/>
        <w:rPr>
          <w:b/>
        </w:rPr>
      </w:pPr>
      <w:r>
        <w:t xml:space="preserve">Entry level research work. </w:t>
      </w:r>
    </w:p>
    <w:p w:rsidR="00D27254" w:rsidRPr="00F738FF" w:rsidRDefault="00D27254" w:rsidP="00D27254">
      <w:pPr>
        <w:numPr>
          <w:ilvl w:val="0"/>
          <w:numId w:val="1"/>
        </w:numPr>
        <w:tabs>
          <w:tab w:val="left" w:pos="720"/>
        </w:tabs>
        <w:suppressAutoHyphens/>
        <w:spacing w:after="0" w:line="240" w:lineRule="auto"/>
        <w:jc w:val="both"/>
        <w:rPr>
          <w:b/>
        </w:rPr>
      </w:pPr>
      <w:r>
        <w:t>Online trading</w:t>
      </w:r>
    </w:p>
    <w:p w:rsidR="00D27254" w:rsidRPr="00F738FF" w:rsidRDefault="00D27254" w:rsidP="00D27254">
      <w:pPr>
        <w:numPr>
          <w:ilvl w:val="0"/>
          <w:numId w:val="1"/>
        </w:numPr>
        <w:tabs>
          <w:tab w:val="left" w:pos="720"/>
        </w:tabs>
        <w:suppressAutoHyphens/>
        <w:spacing w:after="0" w:line="240" w:lineRule="auto"/>
        <w:jc w:val="both"/>
        <w:rPr>
          <w:b/>
        </w:rPr>
      </w:pPr>
      <w:r>
        <w:t>Helping the client regarding their portfolio queries.</w:t>
      </w:r>
    </w:p>
    <w:p w:rsidR="00D27254" w:rsidRDefault="00D27254" w:rsidP="00D27254"/>
    <w:p w:rsidR="00D27254" w:rsidRPr="0068530F" w:rsidRDefault="00D27254" w:rsidP="00D27254">
      <w:r w:rsidRPr="00F4372D">
        <w:rPr>
          <w:b/>
        </w:rPr>
        <w:t>Name of the company</w:t>
      </w:r>
      <w:r w:rsidRPr="0068530F">
        <w:t xml:space="preserve">: </w:t>
      </w:r>
      <w:r>
        <w:t>Bharat Integrated Welfare Association (BISWA), Orissa</w:t>
      </w:r>
    </w:p>
    <w:p w:rsidR="00D27254" w:rsidRDefault="00D27254" w:rsidP="00D27254">
      <w:r w:rsidRPr="00F4372D">
        <w:rPr>
          <w:b/>
        </w:rPr>
        <w:lastRenderedPageBreak/>
        <w:t>Role</w:t>
      </w:r>
      <w:r>
        <w:t xml:space="preserve">: </w:t>
      </w:r>
      <w:r w:rsidRPr="0017175D">
        <w:t xml:space="preserve">Asst.Manager </w:t>
      </w:r>
      <w:r>
        <w:t>(O</w:t>
      </w:r>
      <w:r w:rsidRPr="0017175D">
        <w:t>peration</w:t>
      </w:r>
      <w:r>
        <w:t>)</w:t>
      </w:r>
    </w:p>
    <w:p w:rsidR="00D27254" w:rsidRDefault="00D27254" w:rsidP="00D27254">
      <w:pPr>
        <w:tabs>
          <w:tab w:val="left" w:pos="720"/>
        </w:tabs>
        <w:jc w:val="both"/>
        <w:rPr>
          <w:b/>
        </w:rPr>
      </w:pPr>
      <w:r w:rsidRPr="00F4372D">
        <w:rPr>
          <w:b/>
        </w:rPr>
        <w:t>Period</w:t>
      </w:r>
      <w:r>
        <w:t>: F</w:t>
      </w:r>
      <w:r w:rsidRPr="0017175D">
        <w:t xml:space="preserve">rom </w:t>
      </w:r>
      <w:r w:rsidRPr="00E02353">
        <w:t>4th of July, 2009 to 23</w:t>
      </w:r>
      <w:r w:rsidRPr="00E02353">
        <w:rPr>
          <w:vertAlign w:val="superscript"/>
        </w:rPr>
        <w:t>rd</w:t>
      </w:r>
      <w:r w:rsidRPr="00E02353">
        <w:t xml:space="preserve"> of January, 2010</w:t>
      </w:r>
      <w:r>
        <w:rPr>
          <w:b/>
        </w:rPr>
        <w:t xml:space="preserve"> </w:t>
      </w:r>
    </w:p>
    <w:p w:rsidR="00D27254" w:rsidRPr="0017175D" w:rsidRDefault="00D27254" w:rsidP="00D27254">
      <w:pPr>
        <w:tabs>
          <w:tab w:val="left" w:pos="720"/>
        </w:tabs>
        <w:jc w:val="both"/>
        <w:rPr>
          <w:b/>
        </w:rPr>
      </w:pPr>
      <w:r w:rsidRPr="0017175D">
        <w:rPr>
          <w:b/>
        </w:rPr>
        <w:t>Responsibilities:</w:t>
      </w:r>
    </w:p>
    <w:p w:rsidR="00D27254" w:rsidRPr="0017175D" w:rsidRDefault="00D27254" w:rsidP="00D27254">
      <w:pPr>
        <w:numPr>
          <w:ilvl w:val="0"/>
          <w:numId w:val="1"/>
        </w:numPr>
        <w:suppressAutoHyphens/>
        <w:spacing w:after="0" w:line="240" w:lineRule="auto"/>
        <w:jc w:val="both"/>
      </w:pPr>
      <w:r w:rsidRPr="0017175D">
        <w:t>Accounting reconciliation.</w:t>
      </w:r>
    </w:p>
    <w:p w:rsidR="00D27254" w:rsidRPr="0017175D" w:rsidRDefault="00D27254" w:rsidP="00D27254">
      <w:pPr>
        <w:numPr>
          <w:ilvl w:val="0"/>
          <w:numId w:val="1"/>
        </w:numPr>
        <w:suppressAutoHyphens/>
        <w:spacing w:after="0" w:line="240" w:lineRule="auto"/>
        <w:jc w:val="both"/>
      </w:pPr>
      <w:r w:rsidRPr="0017175D">
        <w:t>Verification of actual claims with receipts and account clearance.</w:t>
      </w:r>
    </w:p>
    <w:p w:rsidR="00D27254" w:rsidRPr="0017175D" w:rsidRDefault="00D27254" w:rsidP="00D27254">
      <w:pPr>
        <w:numPr>
          <w:ilvl w:val="0"/>
          <w:numId w:val="1"/>
        </w:numPr>
        <w:suppressAutoHyphens/>
        <w:spacing w:after="0" w:line="240" w:lineRule="auto"/>
        <w:jc w:val="both"/>
      </w:pPr>
      <w:r w:rsidRPr="0017175D">
        <w:t xml:space="preserve">Reconciliation of claim sheets. </w:t>
      </w:r>
    </w:p>
    <w:p w:rsidR="00D27254" w:rsidRDefault="00D27254" w:rsidP="00D27254">
      <w:pPr>
        <w:numPr>
          <w:ilvl w:val="0"/>
          <w:numId w:val="1"/>
        </w:numPr>
        <w:suppressAutoHyphens/>
        <w:spacing w:after="0" w:line="240" w:lineRule="auto"/>
        <w:jc w:val="both"/>
      </w:pPr>
      <w:r w:rsidRPr="0017175D">
        <w:t xml:space="preserve">Providing loans in structured way to motivate business </w:t>
      </w:r>
    </w:p>
    <w:p w:rsidR="00D27254" w:rsidRDefault="00D27254" w:rsidP="00D27254">
      <w:pPr>
        <w:numPr>
          <w:ilvl w:val="0"/>
          <w:numId w:val="1"/>
        </w:numPr>
        <w:suppressAutoHyphens/>
        <w:spacing w:after="0" w:line="240" w:lineRule="auto"/>
        <w:jc w:val="both"/>
      </w:pPr>
      <w:r w:rsidRPr="0017175D">
        <w:t>Staff Wise action plan &amp; achievement (Monthly Basis)</w:t>
      </w:r>
    </w:p>
    <w:p w:rsidR="00D27254" w:rsidRDefault="00D27254" w:rsidP="00D27254">
      <w:pPr>
        <w:rPr>
          <w:b/>
        </w:rPr>
      </w:pPr>
    </w:p>
    <w:p w:rsidR="00D27254" w:rsidRPr="0068530F" w:rsidRDefault="00D27254" w:rsidP="00D27254">
      <w:r w:rsidRPr="00F4372D">
        <w:rPr>
          <w:b/>
        </w:rPr>
        <w:t>Name of the company</w:t>
      </w:r>
      <w:r w:rsidRPr="0068530F">
        <w:t xml:space="preserve">: </w:t>
      </w:r>
      <w:r>
        <w:t>Bharat Integrated Welfare Association (BISWA), Orissa</w:t>
      </w:r>
    </w:p>
    <w:p w:rsidR="00D27254" w:rsidRDefault="00D27254" w:rsidP="00D27254">
      <w:r w:rsidRPr="00F4372D">
        <w:rPr>
          <w:b/>
        </w:rPr>
        <w:t>Role</w:t>
      </w:r>
      <w:r>
        <w:t xml:space="preserve">: </w:t>
      </w:r>
      <w:r w:rsidRPr="0017175D">
        <w:t xml:space="preserve">Asst.Manager </w:t>
      </w:r>
      <w:r>
        <w:t>(Risk)</w:t>
      </w:r>
    </w:p>
    <w:p w:rsidR="00D27254" w:rsidRDefault="00D27254" w:rsidP="00D27254">
      <w:pPr>
        <w:tabs>
          <w:tab w:val="left" w:pos="720"/>
        </w:tabs>
        <w:jc w:val="both"/>
        <w:rPr>
          <w:b/>
        </w:rPr>
      </w:pPr>
      <w:r w:rsidRPr="00F4372D">
        <w:rPr>
          <w:b/>
        </w:rPr>
        <w:t>Period</w:t>
      </w:r>
      <w:r>
        <w:t xml:space="preserve">: </w:t>
      </w:r>
      <w:r w:rsidRPr="00A661AA">
        <w:t>From 9</w:t>
      </w:r>
      <w:r w:rsidRPr="00A661AA">
        <w:rPr>
          <w:vertAlign w:val="superscript"/>
        </w:rPr>
        <w:t>th</w:t>
      </w:r>
      <w:r w:rsidRPr="00A661AA">
        <w:t xml:space="preserve"> of February, 2009 to 4th of July, 2009 </w:t>
      </w:r>
    </w:p>
    <w:p w:rsidR="00D27254" w:rsidRDefault="00D27254" w:rsidP="00D27254">
      <w:pPr>
        <w:tabs>
          <w:tab w:val="left" w:pos="720"/>
        </w:tabs>
        <w:jc w:val="both"/>
        <w:rPr>
          <w:b/>
        </w:rPr>
      </w:pPr>
    </w:p>
    <w:p w:rsidR="00D27254" w:rsidRPr="0017175D" w:rsidRDefault="00D27254" w:rsidP="00D27254">
      <w:pPr>
        <w:numPr>
          <w:ins w:id="0" w:author="bunu" w:date="2010-04-06T22:31:00Z"/>
        </w:numPr>
        <w:tabs>
          <w:tab w:val="left" w:pos="720"/>
        </w:tabs>
        <w:jc w:val="both"/>
        <w:rPr>
          <w:b/>
        </w:rPr>
      </w:pPr>
      <w:r w:rsidRPr="0017175D">
        <w:rPr>
          <w:b/>
        </w:rPr>
        <w:t xml:space="preserve">Responsibilities: </w:t>
      </w:r>
    </w:p>
    <w:p w:rsidR="00D27254" w:rsidRDefault="00D27254" w:rsidP="00D27254">
      <w:pPr>
        <w:numPr>
          <w:ilvl w:val="0"/>
          <w:numId w:val="2"/>
        </w:numPr>
        <w:tabs>
          <w:tab w:val="clear" w:pos="1080"/>
          <w:tab w:val="left" w:pos="810"/>
        </w:tabs>
        <w:suppressAutoHyphens/>
        <w:spacing w:after="0" w:line="240" w:lineRule="auto"/>
        <w:ind w:hanging="600"/>
        <w:jc w:val="both"/>
      </w:pPr>
      <w:r w:rsidRPr="0017175D">
        <w:t>Budget Funding.</w:t>
      </w:r>
    </w:p>
    <w:p w:rsidR="00D27254" w:rsidRDefault="00D27254" w:rsidP="00D27254">
      <w:pPr>
        <w:numPr>
          <w:ilvl w:val="0"/>
          <w:numId w:val="2"/>
        </w:numPr>
        <w:tabs>
          <w:tab w:val="clear" w:pos="1080"/>
          <w:tab w:val="left" w:pos="810"/>
        </w:tabs>
        <w:suppressAutoHyphens/>
        <w:spacing w:after="0" w:line="240" w:lineRule="auto"/>
        <w:ind w:hanging="600"/>
        <w:jc w:val="both"/>
      </w:pPr>
      <w:r w:rsidRPr="0017175D">
        <w:t>Performance plan of the staff and monitoring mechanism</w:t>
      </w:r>
    </w:p>
    <w:p w:rsidR="00D27254" w:rsidRDefault="00D27254" w:rsidP="00D27254">
      <w:pPr>
        <w:numPr>
          <w:ilvl w:val="0"/>
          <w:numId w:val="2"/>
        </w:numPr>
        <w:tabs>
          <w:tab w:val="clear" w:pos="1080"/>
          <w:tab w:val="left" w:pos="810"/>
        </w:tabs>
        <w:suppressAutoHyphens/>
        <w:spacing w:after="0" w:line="240" w:lineRule="auto"/>
        <w:ind w:hanging="600"/>
        <w:jc w:val="both"/>
      </w:pPr>
      <w:r w:rsidRPr="0017175D">
        <w:t>Resources Plan &amp; closing Schedule.</w:t>
      </w:r>
    </w:p>
    <w:p w:rsidR="00D27254" w:rsidRDefault="00D27254" w:rsidP="00D27254">
      <w:pPr>
        <w:numPr>
          <w:ilvl w:val="0"/>
          <w:numId w:val="2"/>
        </w:numPr>
        <w:tabs>
          <w:tab w:val="clear" w:pos="1080"/>
          <w:tab w:val="left" w:pos="810"/>
        </w:tabs>
        <w:suppressAutoHyphens/>
        <w:spacing w:after="0" w:line="240" w:lineRule="auto"/>
        <w:ind w:hanging="600"/>
        <w:jc w:val="both"/>
      </w:pPr>
      <w:r w:rsidRPr="0017175D">
        <w:t>Managing insurance of the micro financing. This inc</w:t>
      </w:r>
      <w:r>
        <w:t>ludes the reconciliation of the</w:t>
      </w:r>
    </w:p>
    <w:p w:rsidR="00D27254" w:rsidRDefault="00D27254" w:rsidP="00D27254">
      <w:pPr>
        <w:tabs>
          <w:tab w:val="left" w:pos="810"/>
        </w:tabs>
        <w:ind w:left="810"/>
        <w:jc w:val="both"/>
      </w:pPr>
      <w:r w:rsidRPr="0017175D">
        <w:t>Insurance amounts at the branch level and generation of the reconciliation report.</w:t>
      </w:r>
    </w:p>
    <w:p w:rsidR="00D27254" w:rsidRDefault="00D27254" w:rsidP="00D27254">
      <w:pPr>
        <w:numPr>
          <w:ilvl w:val="0"/>
          <w:numId w:val="2"/>
        </w:numPr>
        <w:tabs>
          <w:tab w:val="left" w:pos="810"/>
        </w:tabs>
        <w:suppressAutoHyphens/>
        <w:spacing w:after="0" w:line="240" w:lineRule="auto"/>
        <w:ind w:hanging="600"/>
        <w:jc w:val="both"/>
      </w:pPr>
      <w:r w:rsidRPr="0017175D">
        <w:t>Verification of the Loan application and approval of the same</w:t>
      </w:r>
    </w:p>
    <w:p w:rsidR="00D27254" w:rsidRDefault="00D27254" w:rsidP="00D27254">
      <w:pPr>
        <w:numPr>
          <w:ilvl w:val="0"/>
          <w:numId w:val="2"/>
        </w:numPr>
        <w:tabs>
          <w:tab w:val="clear" w:pos="1080"/>
          <w:tab w:val="num" w:pos="810"/>
        </w:tabs>
        <w:suppressAutoHyphens/>
        <w:spacing w:after="0" w:line="240" w:lineRule="auto"/>
        <w:ind w:left="810" w:right="90" w:hanging="330"/>
        <w:jc w:val="both"/>
      </w:pPr>
      <w:r w:rsidRPr="0017175D">
        <w:t>Monitoring of the pay back of the loan. Ensuring</w:t>
      </w:r>
      <w:r>
        <w:t xml:space="preserve"> the 100% of the loan amount is </w:t>
      </w:r>
      <w:r w:rsidRPr="0017175D">
        <w:t>recovered.</w:t>
      </w:r>
    </w:p>
    <w:p w:rsidR="00D27254" w:rsidRDefault="00D27254" w:rsidP="00D27254">
      <w:pPr>
        <w:numPr>
          <w:ilvl w:val="0"/>
          <w:numId w:val="2"/>
        </w:numPr>
        <w:tabs>
          <w:tab w:val="clear" w:pos="1080"/>
          <w:tab w:val="num" w:pos="810"/>
        </w:tabs>
        <w:suppressAutoHyphens/>
        <w:spacing w:after="0" w:line="240" w:lineRule="auto"/>
        <w:ind w:left="810" w:right="90" w:hanging="330"/>
        <w:jc w:val="both"/>
      </w:pPr>
      <w:r w:rsidRPr="0017175D">
        <w:t>Identifying the product schemes based on their chances of success in the given demography.</w:t>
      </w:r>
    </w:p>
    <w:p w:rsidR="00D27254" w:rsidRDefault="00D27254" w:rsidP="00D27254">
      <w:pPr>
        <w:numPr>
          <w:ilvl w:val="0"/>
          <w:numId w:val="2"/>
        </w:numPr>
        <w:tabs>
          <w:tab w:val="clear" w:pos="1080"/>
          <w:tab w:val="num" w:pos="810"/>
        </w:tabs>
        <w:suppressAutoHyphens/>
        <w:spacing w:after="0" w:line="240" w:lineRule="auto"/>
        <w:ind w:right="90" w:hanging="600"/>
        <w:jc w:val="both"/>
      </w:pPr>
      <w:r w:rsidRPr="0017175D">
        <w:t xml:space="preserve">NGO Loans-100% recovery, renewal, portfolio buyout.  </w:t>
      </w:r>
    </w:p>
    <w:p w:rsidR="00D27254" w:rsidRDefault="00D27254" w:rsidP="00D27254"/>
    <w:p w:rsidR="00D27254" w:rsidRDefault="00D27254" w:rsidP="00D27254">
      <w:pPr>
        <w:rPr>
          <w:b/>
          <w:i/>
        </w:rPr>
      </w:pPr>
      <w:r w:rsidRPr="00F922AA">
        <w:rPr>
          <w:b/>
          <w:i/>
        </w:rPr>
        <w:t>Training</w:t>
      </w:r>
      <w:r>
        <w:rPr>
          <w:b/>
          <w:i/>
        </w:rPr>
        <w:t>:</w:t>
      </w:r>
    </w:p>
    <w:p w:rsidR="00D27254" w:rsidRDefault="00D27254" w:rsidP="00D27254"/>
    <w:p w:rsidR="00D27254" w:rsidRPr="0017175D" w:rsidRDefault="00D27254" w:rsidP="00D27254">
      <w:pPr>
        <w:tabs>
          <w:tab w:val="left" w:pos="240"/>
          <w:tab w:val="left" w:pos="600"/>
        </w:tabs>
        <w:jc w:val="both"/>
      </w:pPr>
      <w:r>
        <w:rPr>
          <w:b/>
        </w:rPr>
        <w:t>Training Center</w:t>
      </w:r>
      <w:r w:rsidRPr="0068530F">
        <w:t>:</w:t>
      </w:r>
      <w:r w:rsidRPr="00A3532E">
        <w:t xml:space="preserve"> </w:t>
      </w:r>
      <w:r w:rsidRPr="0017175D">
        <w:t>Dept. Of Business Administration, Sambalpur University, Orissa</w:t>
      </w:r>
    </w:p>
    <w:p w:rsidR="00D27254" w:rsidRPr="0017175D" w:rsidRDefault="00D27254" w:rsidP="00D27254">
      <w:pPr>
        <w:jc w:val="both"/>
        <w:rPr>
          <w:b/>
          <w:bCs/>
        </w:rPr>
      </w:pPr>
      <w:r>
        <w:rPr>
          <w:b/>
        </w:rPr>
        <w:t>Title</w:t>
      </w:r>
      <w:r>
        <w:t xml:space="preserve">: </w:t>
      </w:r>
      <w:r w:rsidRPr="004550A6">
        <w:rPr>
          <w:bCs/>
        </w:rPr>
        <w:t>Role of stock Market in the Indian Capital market</w:t>
      </w:r>
    </w:p>
    <w:p w:rsidR="00D27254" w:rsidRDefault="00D27254" w:rsidP="00D27254">
      <w:pPr>
        <w:tabs>
          <w:tab w:val="left" w:pos="720"/>
        </w:tabs>
        <w:jc w:val="both"/>
        <w:rPr>
          <w:b/>
        </w:rPr>
      </w:pPr>
      <w:r w:rsidRPr="00F4372D">
        <w:rPr>
          <w:b/>
        </w:rPr>
        <w:t>Period</w:t>
      </w:r>
      <w:r>
        <w:t>: 15th of February, 2008</w:t>
      </w:r>
      <w:r w:rsidRPr="0017175D">
        <w:t xml:space="preserve"> to</w:t>
      </w:r>
      <w:r>
        <w:t xml:space="preserve"> </w:t>
      </w:r>
      <w:r w:rsidRPr="0017175D">
        <w:t>16th of May, 200</w:t>
      </w:r>
      <w:r>
        <w:t>8</w:t>
      </w:r>
      <w:r>
        <w:rPr>
          <w:b/>
        </w:rPr>
        <w:t xml:space="preserve"> </w:t>
      </w:r>
    </w:p>
    <w:p w:rsidR="00D27254" w:rsidRDefault="00D27254" w:rsidP="00D27254">
      <w:pPr>
        <w:tabs>
          <w:tab w:val="left" w:pos="720"/>
        </w:tabs>
        <w:jc w:val="both"/>
        <w:rPr>
          <w:b/>
          <w:i/>
        </w:rPr>
      </w:pPr>
    </w:p>
    <w:p w:rsidR="00D27254" w:rsidRDefault="00D27254" w:rsidP="00D27254">
      <w:pPr>
        <w:tabs>
          <w:tab w:val="left" w:pos="720"/>
        </w:tabs>
        <w:jc w:val="both"/>
        <w:rPr>
          <w:b/>
        </w:rPr>
      </w:pPr>
      <w:r w:rsidRPr="00E46E07">
        <w:rPr>
          <w:b/>
          <w:i/>
        </w:rPr>
        <w:t>Summary:</w:t>
      </w:r>
      <w:r w:rsidRPr="00E46E07">
        <w:rPr>
          <w:b/>
        </w:rPr>
        <w:t xml:space="preserve"> </w:t>
      </w:r>
    </w:p>
    <w:p w:rsidR="00D27254" w:rsidRPr="00E81C31" w:rsidRDefault="00D27254" w:rsidP="00D27254">
      <w:pPr>
        <w:jc w:val="both"/>
      </w:pPr>
      <w:r>
        <w:lastRenderedPageBreak/>
        <w:t>To understand the r</w:t>
      </w:r>
      <w:r w:rsidRPr="0017175D">
        <w:t>ole of stock market in the activating the Indian capital market.</w:t>
      </w:r>
      <w:r>
        <w:t xml:space="preserve"> </w:t>
      </w:r>
      <w:r w:rsidRPr="00E81C31">
        <w:t>Stock Exchanges play a crucial role in the consolidation of a national economy in general and in the development of industrial sector in particular. It is the most dynamic and organized component of capital market. Especially, in developing countries like India, the stock exchanges play a cardinal role in promoting the level of capital formation through effective mobilization of savings and ensuring investment safety</w:t>
      </w:r>
      <w:r>
        <w:t>.</w:t>
      </w:r>
    </w:p>
    <w:p w:rsidR="00D27254" w:rsidRDefault="00D27254" w:rsidP="00D27254">
      <w:pPr>
        <w:ind w:left="360"/>
        <w:jc w:val="both"/>
      </w:pPr>
      <w:r>
        <w:t xml:space="preserve"> </w:t>
      </w:r>
    </w:p>
    <w:p w:rsidR="00D27254" w:rsidRPr="0017175D" w:rsidRDefault="00D27254" w:rsidP="00D27254">
      <w:pPr>
        <w:tabs>
          <w:tab w:val="left" w:pos="240"/>
          <w:tab w:val="left" w:pos="600"/>
        </w:tabs>
        <w:jc w:val="both"/>
      </w:pPr>
      <w:r>
        <w:rPr>
          <w:b/>
        </w:rPr>
        <w:t>Training Center</w:t>
      </w:r>
      <w:r w:rsidRPr="0068530F">
        <w:t>:</w:t>
      </w:r>
      <w:r w:rsidRPr="00A3532E">
        <w:t xml:space="preserve"> </w:t>
      </w:r>
      <w:r w:rsidRPr="0017175D">
        <w:t>Delhi stock exchange ltd, New Delhi.</w:t>
      </w:r>
    </w:p>
    <w:p w:rsidR="00D27254" w:rsidRDefault="00D27254" w:rsidP="00D27254">
      <w:r>
        <w:rPr>
          <w:b/>
        </w:rPr>
        <w:t>Title</w:t>
      </w:r>
      <w:r>
        <w:t xml:space="preserve">: </w:t>
      </w:r>
      <w:r w:rsidRPr="00DA6AE6">
        <w:rPr>
          <w:bCs/>
        </w:rPr>
        <w:t>Trading in India to the counter volatility in the Stock Market</w:t>
      </w:r>
    </w:p>
    <w:p w:rsidR="00D27254" w:rsidRDefault="00D27254" w:rsidP="00D27254">
      <w:pPr>
        <w:tabs>
          <w:tab w:val="left" w:pos="720"/>
        </w:tabs>
        <w:jc w:val="both"/>
        <w:rPr>
          <w:b/>
        </w:rPr>
      </w:pPr>
      <w:r w:rsidRPr="00F4372D">
        <w:rPr>
          <w:b/>
        </w:rPr>
        <w:t>Period</w:t>
      </w:r>
      <w:r>
        <w:t xml:space="preserve">: </w:t>
      </w:r>
      <w:r w:rsidRPr="0017175D">
        <w:t>3</w:t>
      </w:r>
      <w:r w:rsidRPr="0017175D">
        <w:rPr>
          <w:vertAlign w:val="superscript"/>
        </w:rPr>
        <w:t>rd</w:t>
      </w:r>
      <w:r w:rsidRPr="0017175D">
        <w:t xml:space="preserve"> of May 200</w:t>
      </w:r>
      <w:r>
        <w:t>7</w:t>
      </w:r>
      <w:r w:rsidRPr="0017175D">
        <w:t xml:space="preserve"> to16th of June, 200</w:t>
      </w:r>
      <w:r>
        <w:t>7</w:t>
      </w:r>
      <w:r>
        <w:rPr>
          <w:b/>
        </w:rPr>
        <w:t xml:space="preserve"> </w:t>
      </w:r>
    </w:p>
    <w:p w:rsidR="00D27254" w:rsidRDefault="00D27254" w:rsidP="00D27254">
      <w:pPr>
        <w:tabs>
          <w:tab w:val="left" w:pos="720"/>
        </w:tabs>
        <w:jc w:val="both"/>
        <w:rPr>
          <w:b/>
          <w:i/>
        </w:rPr>
      </w:pPr>
    </w:p>
    <w:p w:rsidR="00D27254" w:rsidRDefault="00D27254" w:rsidP="00D27254">
      <w:pPr>
        <w:tabs>
          <w:tab w:val="left" w:pos="720"/>
        </w:tabs>
        <w:jc w:val="both"/>
        <w:rPr>
          <w:b/>
        </w:rPr>
      </w:pPr>
      <w:r w:rsidRPr="00E46E07">
        <w:rPr>
          <w:b/>
          <w:i/>
        </w:rPr>
        <w:t>Summary:</w:t>
      </w:r>
      <w:r w:rsidRPr="00E46E07">
        <w:rPr>
          <w:b/>
        </w:rPr>
        <w:t xml:space="preserve"> </w:t>
      </w:r>
    </w:p>
    <w:p w:rsidR="00D27254" w:rsidRPr="00E46E07" w:rsidRDefault="00D27254" w:rsidP="00D27254">
      <w:pPr>
        <w:tabs>
          <w:tab w:val="left" w:pos="720"/>
        </w:tabs>
        <w:jc w:val="both"/>
        <w:rPr>
          <w:b/>
        </w:rPr>
      </w:pPr>
    </w:p>
    <w:p w:rsidR="00D27254" w:rsidRPr="0017175D" w:rsidRDefault="00D27254" w:rsidP="00D27254">
      <w:pPr>
        <w:jc w:val="both"/>
        <w:rPr>
          <w:ins w:id="1" w:author="bunu" w:date="2010-04-06T22:40:00Z"/>
        </w:rPr>
      </w:pPr>
      <w:r w:rsidRPr="0017175D">
        <w:t>To understand the mechanism of hedging volatile market risk with the help of different derivative instrument mix</w:t>
      </w:r>
      <w:r>
        <w:t>,</w:t>
      </w:r>
      <w:r w:rsidRPr="0017175D">
        <w:t xml:space="preserve"> to reduce the probable risk to the minimum.</w:t>
      </w:r>
      <w:r>
        <w:t xml:space="preserve"> </w:t>
      </w:r>
      <w:r w:rsidRPr="0017175D">
        <w:t>Analyzed the portfolio of top five companies as a sample to understand the way the diversification is done based on the company business risk profile and the role of derivative instrument in mitigating risk.</w:t>
      </w:r>
    </w:p>
    <w:p w:rsidR="00D27254" w:rsidRDefault="00D27254" w:rsidP="00D27254"/>
    <w:p w:rsidR="00D27254" w:rsidRDefault="00D27254" w:rsidP="00D27254">
      <w:pPr>
        <w:tabs>
          <w:tab w:val="left" w:pos="720"/>
        </w:tabs>
        <w:jc w:val="both"/>
        <w:rPr>
          <w:b/>
        </w:rPr>
      </w:pPr>
      <w:r>
        <w:rPr>
          <w:b/>
          <w:i/>
        </w:rPr>
        <w:t>Technical Skills</w:t>
      </w:r>
      <w:r w:rsidRPr="00E46E07">
        <w:rPr>
          <w:b/>
          <w:i/>
        </w:rPr>
        <w:t>:</w:t>
      </w:r>
      <w:r w:rsidRPr="00E46E07">
        <w:rPr>
          <w:b/>
        </w:rPr>
        <w:t xml:space="preserve"> </w:t>
      </w:r>
    </w:p>
    <w:p w:rsidR="00D27254" w:rsidRDefault="00D27254" w:rsidP="00D27254">
      <w:pPr>
        <w:numPr>
          <w:ilvl w:val="0"/>
          <w:numId w:val="5"/>
        </w:numPr>
        <w:suppressAutoHyphens/>
        <w:spacing w:after="0" w:line="240" w:lineRule="auto"/>
        <w:ind w:left="360" w:hanging="270"/>
        <w:jc w:val="both"/>
      </w:pPr>
      <w:r w:rsidRPr="0017175D">
        <w:t>Operating System:  Windows</w:t>
      </w:r>
    </w:p>
    <w:p w:rsidR="00D27254" w:rsidRPr="00680E87" w:rsidRDefault="00D27254" w:rsidP="00D27254">
      <w:pPr>
        <w:spacing w:before="100" w:after="100"/>
        <w:ind w:right="952"/>
        <w:jc w:val="both"/>
        <w:rPr>
          <w:rFonts w:eastAsia="Arial Unicode MS" w:cs="Arial"/>
          <w:b/>
          <w:bCs/>
          <w:i/>
          <w:iCs/>
        </w:rPr>
      </w:pPr>
      <w:r w:rsidRPr="00680E87">
        <w:rPr>
          <w:rFonts w:eastAsia="Arial Unicode MS" w:cs="Arial"/>
          <w:b/>
          <w:bCs/>
          <w:i/>
          <w:iCs/>
        </w:rPr>
        <w:t>Office Software</w:t>
      </w:r>
      <w:r>
        <w:rPr>
          <w:rFonts w:eastAsia="Arial Unicode MS" w:cs="Arial"/>
          <w:b/>
          <w:bCs/>
          <w:i/>
          <w:iCs/>
        </w:rPr>
        <w:t>:</w:t>
      </w:r>
    </w:p>
    <w:p w:rsidR="00D27254" w:rsidRDefault="00D27254" w:rsidP="00D27254">
      <w:pPr>
        <w:numPr>
          <w:ilvl w:val="0"/>
          <w:numId w:val="5"/>
        </w:numPr>
        <w:tabs>
          <w:tab w:val="left" w:pos="270"/>
        </w:tabs>
        <w:suppressAutoHyphens/>
        <w:spacing w:before="100" w:after="100" w:line="240" w:lineRule="auto"/>
        <w:ind w:left="270" w:right="-18" w:hanging="180"/>
        <w:jc w:val="both"/>
        <w:rPr>
          <w:rFonts w:eastAsia="Arial Unicode MS" w:cs="Arial"/>
        </w:rPr>
      </w:pPr>
      <w:r w:rsidRPr="00B75220">
        <w:rPr>
          <w:rFonts w:eastAsia="Arial Unicode MS" w:cs="Arial"/>
        </w:rPr>
        <w:t>Microsoft Office</w:t>
      </w:r>
    </w:p>
    <w:p w:rsidR="00D27254" w:rsidRPr="00507BE5" w:rsidRDefault="00D27254" w:rsidP="00D27254">
      <w:pPr>
        <w:tabs>
          <w:tab w:val="left" w:pos="630"/>
        </w:tabs>
        <w:spacing w:before="100" w:after="100"/>
        <w:ind w:right="-18"/>
        <w:jc w:val="both"/>
        <w:rPr>
          <w:rFonts w:eastAsia="Arial Unicode MS" w:cs="Arial"/>
          <w:b/>
          <w:i/>
        </w:rPr>
      </w:pPr>
      <w:r w:rsidRPr="00507BE5">
        <w:rPr>
          <w:rFonts w:eastAsia="Arial Unicode MS" w:cs="Arial"/>
          <w:b/>
          <w:i/>
        </w:rPr>
        <w:t>Accounting Software:</w:t>
      </w:r>
    </w:p>
    <w:p w:rsidR="00D27254" w:rsidRPr="00B33897" w:rsidRDefault="00D27254" w:rsidP="00D27254">
      <w:pPr>
        <w:numPr>
          <w:ilvl w:val="0"/>
          <w:numId w:val="3"/>
        </w:numPr>
        <w:tabs>
          <w:tab w:val="left" w:pos="180"/>
          <w:tab w:val="left" w:pos="360"/>
          <w:tab w:val="left" w:pos="450"/>
        </w:tabs>
        <w:suppressAutoHyphens/>
        <w:spacing w:after="0" w:line="240" w:lineRule="auto"/>
        <w:ind w:left="180" w:hanging="180"/>
        <w:jc w:val="both"/>
      </w:pPr>
      <w:r w:rsidRPr="00B33897">
        <w:rPr>
          <w:bCs/>
        </w:rPr>
        <w:t>Tally 9</w:t>
      </w:r>
    </w:p>
    <w:p w:rsidR="00D27254" w:rsidRPr="00B33897" w:rsidRDefault="00D27254" w:rsidP="00D27254">
      <w:pPr>
        <w:numPr>
          <w:ilvl w:val="0"/>
          <w:numId w:val="3"/>
        </w:numPr>
        <w:tabs>
          <w:tab w:val="left" w:pos="180"/>
          <w:tab w:val="left" w:pos="360"/>
          <w:tab w:val="left" w:pos="450"/>
        </w:tabs>
        <w:suppressAutoHyphens/>
        <w:spacing w:after="0" w:line="240" w:lineRule="auto"/>
        <w:ind w:left="180" w:hanging="180"/>
        <w:jc w:val="both"/>
      </w:pPr>
      <w:r w:rsidRPr="00B33897">
        <w:rPr>
          <w:bCs/>
        </w:rPr>
        <w:t>Payroll Software</w:t>
      </w:r>
    </w:p>
    <w:p w:rsidR="00D27254" w:rsidRPr="005268B5" w:rsidRDefault="00D27254" w:rsidP="00D27254">
      <w:pPr>
        <w:numPr>
          <w:ilvl w:val="0"/>
          <w:numId w:val="3"/>
        </w:numPr>
        <w:tabs>
          <w:tab w:val="left" w:pos="180"/>
          <w:tab w:val="left" w:pos="360"/>
          <w:tab w:val="left" w:pos="450"/>
        </w:tabs>
        <w:suppressAutoHyphens/>
        <w:spacing w:after="0" w:line="240" w:lineRule="auto"/>
        <w:ind w:left="180" w:hanging="180"/>
        <w:jc w:val="both"/>
      </w:pPr>
      <w:r>
        <w:t>Knowledge in t</w:t>
      </w:r>
      <w:r w:rsidRPr="00BE79F1">
        <w:t>axation and statutory</w:t>
      </w:r>
      <w:r w:rsidRPr="0017175D">
        <w:t>, P</w:t>
      </w:r>
      <w:r>
        <w:t>.F. PT and E.S.I,  VAT &amp; CST, Service Tax,</w:t>
      </w:r>
      <w:r w:rsidRPr="0017175D">
        <w:t xml:space="preserve"> MIS</w:t>
      </w:r>
      <w:r>
        <w:t>,  Advanced</w:t>
      </w:r>
      <w:r w:rsidRPr="0017175D">
        <w:t xml:space="preserve"> Excel Report, Central Excise, Income Tax, Tax planning for Employees, TDS on other payments Import Procedure</w:t>
      </w:r>
    </w:p>
    <w:p w:rsidR="00D27254" w:rsidRDefault="00D27254" w:rsidP="00D27254">
      <w:pPr>
        <w:tabs>
          <w:tab w:val="left" w:pos="2765"/>
        </w:tabs>
        <w:jc w:val="both"/>
        <w:rPr>
          <w:b/>
          <w:i/>
        </w:rPr>
      </w:pPr>
    </w:p>
    <w:p w:rsidR="00D27254" w:rsidRPr="00771115" w:rsidRDefault="00D27254" w:rsidP="00D27254">
      <w:pPr>
        <w:tabs>
          <w:tab w:val="left" w:pos="2765"/>
        </w:tabs>
        <w:jc w:val="both"/>
        <w:rPr>
          <w:b/>
          <w:i/>
        </w:rPr>
      </w:pPr>
      <w:r w:rsidRPr="00771115">
        <w:rPr>
          <w:b/>
          <w:i/>
        </w:rPr>
        <w:t>Educational Details</w:t>
      </w:r>
      <w:r>
        <w:rPr>
          <w:b/>
          <w:i/>
        </w:rPr>
        <w:t>:</w:t>
      </w:r>
    </w:p>
    <w:p w:rsidR="00D27254" w:rsidRPr="0017175D" w:rsidRDefault="00D27254" w:rsidP="00D27254">
      <w:pPr>
        <w:numPr>
          <w:ilvl w:val="0"/>
          <w:numId w:val="4"/>
        </w:numPr>
        <w:suppressAutoHyphens/>
        <w:spacing w:after="0" w:line="240" w:lineRule="auto"/>
        <w:jc w:val="both"/>
        <w:rPr>
          <w:bCs/>
          <w:iCs/>
        </w:rPr>
      </w:pPr>
      <w:r w:rsidRPr="0017175D">
        <w:rPr>
          <w:bCs/>
          <w:iCs/>
        </w:rPr>
        <w:t xml:space="preserve">Passed </w:t>
      </w:r>
      <w:r w:rsidRPr="0017175D">
        <w:rPr>
          <w:b/>
          <w:iCs/>
        </w:rPr>
        <w:t xml:space="preserve">M.B.A </w:t>
      </w:r>
      <w:r w:rsidRPr="0017175D">
        <w:rPr>
          <w:bCs/>
          <w:iCs/>
        </w:rPr>
        <w:t xml:space="preserve"> in </w:t>
      </w:r>
      <w:r w:rsidRPr="0017175D">
        <w:rPr>
          <w:b/>
          <w:iCs/>
        </w:rPr>
        <w:t xml:space="preserve">Finance as Major </w:t>
      </w:r>
      <w:r w:rsidRPr="0017175D">
        <w:rPr>
          <w:bCs/>
          <w:iCs/>
        </w:rPr>
        <w:t>and</w:t>
      </w:r>
      <w:r w:rsidRPr="0017175D">
        <w:rPr>
          <w:b/>
          <w:iCs/>
        </w:rPr>
        <w:t xml:space="preserve"> Marketing</w:t>
      </w:r>
      <w:r w:rsidRPr="0017175D">
        <w:rPr>
          <w:bCs/>
          <w:iCs/>
        </w:rPr>
        <w:t xml:space="preserve"> </w:t>
      </w:r>
      <w:r w:rsidRPr="0017175D">
        <w:rPr>
          <w:b/>
          <w:iCs/>
        </w:rPr>
        <w:t>as</w:t>
      </w:r>
      <w:r w:rsidRPr="0017175D">
        <w:rPr>
          <w:bCs/>
          <w:iCs/>
        </w:rPr>
        <w:t xml:space="preserve"> </w:t>
      </w:r>
      <w:r w:rsidRPr="0017175D">
        <w:rPr>
          <w:b/>
          <w:iCs/>
        </w:rPr>
        <w:t>Minor</w:t>
      </w:r>
      <w:r w:rsidRPr="0017175D">
        <w:rPr>
          <w:bCs/>
          <w:iCs/>
        </w:rPr>
        <w:t xml:space="preserve"> </w:t>
      </w:r>
      <w:r>
        <w:rPr>
          <w:bCs/>
          <w:iCs/>
        </w:rPr>
        <w:t>f</w:t>
      </w:r>
      <w:r w:rsidRPr="0017175D">
        <w:rPr>
          <w:bCs/>
          <w:iCs/>
        </w:rPr>
        <w:t>rom Sambalpur University</w:t>
      </w:r>
      <w:r>
        <w:rPr>
          <w:bCs/>
          <w:iCs/>
        </w:rPr>
        <w:t>, Orissa,</w:t>
      </w:r>
      <w:r w:rsidRPr="0017175D">
        <w:rPr>
          <w:bCs/>
          <w:iCs/>
        </w:rPr>
        <w:t xml:space="preserve"> 2008</w:t>
      </w:r>
    </w:p>
    <w:p w:rsidR="00D27254" w:rsidRPr="0017175D" w:rsidRDefault="00D27254" w:rsidP="00D27254">
      <w:pPr>
        <w:numPr>
          <w:ilvl w:val="0"/>
          <w:numId w:val="4"/>
        </w:numPr>
        <w:suppressAutoHyphens/>
        <w:spacing w:after="0" w:line="240" w:lineRule="auto"/>
        <w:jc w:val="both"/>
        <w:rPr>
          <w:bCs/>
          <w:iCs/>
        </w:rPr>
      </w:pPr>
      <w:r w:rsidRPr="0017175D">
        <w:rPr>
          <w:bCs/>
          <w:iCs/>
        </w:rPr>
        <w:t xml:space="preserve">Passed </w:t>
      </w:r>
      <w:r w:rsidRPr="0017175D">
        <w:rPr>
          <w:b/>
          <w:iCs/>
        </w:rPr>
        <w:t>Master degree in Economics</w:t>
      </w:r>
      <w:r w:rsidRPr="0017175D">
        <w:rPr>
          <w:bCs/>
          <w:iCs/>
        </w:rPr>
        <w:t xml:space="preserve"> from Sambalpur university, Orissa</w:t>
      </w:r>
      <w:r>
        <w:rPr>
          <w:bCs/>
          <w:iCs/>
        </w:rPr>
        <w:t>,</w:t>
      </w:r>
      <w:r w:rsidRPr="0017175D">
        <w:rPr>
          <w:bCs/>
          <w:iCs/>
        </w:rPr>
        <w:t xml:space="preserve"> 2006</w:t>
      </w:r>
    </w:p>
    <w:p w:rsidR="00D27254" w:rsidRPr="0017175D" w:rsidRDefault="00D27254" w:rsidP="00D27254">
      <w:pPr>
        <w:numPr>
          <w:ilvl w:val="0"/>
          <w:numId w:val="4"/>
        </w:numPr>
        <w:suppressAutoHyphens/>
        <w:spacing w:after="0" w:line="240" w:lineRule="auto"/>
        <w:jc w:val="both"/>
        <w:rPr>
          <w:bCs/>
          <w:iCs/>
        </w:rPr>
      </w:pPr>
      <w:r w:rsidRPr="0017175D">
        <w:rPr>
          <w:bCs/>
          <w:iCs/>
        </w:rPr>
        <w:t xml:space="preserve">Passed </w:t>
      </w:r>
      <w:r w:rsidRPr="0017175D">
        <w:rPr>
          <w:b/>
          <w:bCs/>
          <w:iCs/>
        </w:rPr>
        <w:t>Bachelor  degree in Economics</w:t>
      </w:r>
      <w:r w:rsidRPr="0017175D">
        <w:rPr>
          <w:bCs/>
          <w:iCs/>
        </w:rPr>
        <w:t xml:space="preserve"> from Sambalpur university,</w:t>
      </w:r>
      <w:r>
        <w:rPr>
          <w:bCs/>
          <w:iCs/>
        </w:rPr>
        <w:t xml:space="preserve"> Orissa,</w:t>
      </w:r>
      <w:r w:rsidRPr="0017175D">
        <w:rPr>
          <w:bCs/>
          <w:iCs/>
        </w:rPr>
        <w:t xml:space="preserve"> 2003</w:t>
      </w:r>
    </w:p>
    <w:p w:rsidR="00D27254" w:rsidRPr="0017175D" w:rsidRDefault="00D27254" w:rsidP="00D27254">
      <w:pPr>
        <w:numPr>
          <w:ilvl w:val="0"/>
          <w:numId w:val="4"/>
        </w:numPr>
        <w:suppressAutoHyphens/>
        <w:spacing w:after="0" w:line="240" w:lineRule="auto"/>
        <w:jc w:val="both"/>
        <w:rPr>
          <w:bCs/>
          <w:iCs/>
        </w:rPr>
      </w:pPr>
      <w:r w:rsidRPr="0017175D">
        <w:rPr>
          <w:bCs/>
          <w:iCs/>
        </w:rPr>
        <w:lastRenderedPageBreak/>
        <w:t xml:space="preserve">Passed </w:t>
      </w:r>
      <w:r w:rsidRPr="0017175D">
        <w:rPr>
          <w:b/>
          <w:iCs/>
        </w:rPr>
        <w:t>+2 Science (P.C.B)</w:t>
      </w:r>
      <w:r w:rsidRPr="0017175D">
        <w:rPr>
          <w:bCs/>
          <w:iCs/>
        </w:rPr>
        <w:t xml:space="preserve"> from Council of Higher Secondary Education, Orissa</w:t>
      </w:r>
      <w:r>
        <w:rPr>
          <w:bCs/>
          <w:iCs/>
        </w:rPr>
        <w:t xml:space="preserve">, </w:t>
      </w:r>
      <w:r w:rsidRPr="0017175D">
        <w:rPr>
          <w:bCs/>
          <w:iCs/>
        </w:rPr>
        <w:t>1999.</w:t>
      </w:r>
    </w:p>
    <w:p w:rsidR="00D27254" w:rsidRDefault="00D27254" w:rsidP="00D27254">
      <w:pPr>
        <w:numPr>
          <w:ilvl w:val="0"/>
          <w:numId w:val="4"/>
        </w:numPr>
        <w:suppressAutoHyphens/>
        <w:spacing w:after="0" w:line="240" w:lineRule="auto"/>
        <w:jc w:val="both"/>
        <w:rPr>
          <w:bCs/>
          <w:iCs/>
        </w:rPr>
      </w:pPr>
      <w:r w:rsidRPr="0017175D">
        <w:rPr>
          <w:bCs/>
          <w:iCs/>
        </w:rPr>
        <w:t xml:space="preserve">Passed </w:t>
      </w:r>
      <w:r w:rsidRPr="0017175D">
        <w:rPr>
          <w:b/>
          <w:iCs/>
        </w:rPr>
        <w:t>10</w:t>
      </w:r>
      <w:r w:rsidRPr="0017175D">
        <w:rPr>
          <w:b/>
          <w:iCs/>
          <w:vertAlign w:val="superscript"/>
        </w:rPr>
        <w:t>th</w:t>
      </w:r>
      <w:r w:rsidRPr="0017175D">
        <w:rPr>
          <w:bCs/>
          <w:iCs/>
        </w:rPr>
        <w:t xml:space="preserve"> from Higher Secondary Education, Orissa</w:t>
      </w:r>
      <w:r>
        <w:rPr>
          <w:bCs/>
          <w:iCs/>
        </w:rPr>
        <w:t xml:space="preserve">, </w:t>
      </w:r>
      <w:r w:rsidRPr="0017175D">
        <w:rPr>
          <w:bCs/>
          <w:iCs/>
        </w:rPr>
        <w:t>1997</w:t>
      </w:r>
    </w:p>
    <w:p w:rsidR="00D27254" w:rsidRDefault="00D27254" w:rsidP="00D27254">
      <w:pPr>
        <w:jc w:val="both"/>
        <w:rPr>
          <w:b/>
          <w:bCs/>
          <w:i/>
          <w:iCs/>
        </w:rPr>
      </w:pPr>
    </w:p>
    <w:p w:rsidR="00D27254" w:rsidRPr="006E75D9" w:rsidRDefault="00D27254" w:rsidP="00D27254">
      <w:pPr>
        <w:jc w:val="both"/>
        <w:rPr>
          <w:b/>
          <w:bCs/>
          <w:i/>
          <w:iCs/>
        </w:rPr>
      </w:pPr>
      <w:r w:rsidRPr="006E75D9">
        <w:rPr>
          <w:b/>
          <w:bCs/>
          <w:i/>
          <w:iCs/>
        </w:rPr>
        <w:t>Certification</w:t>
      </w:r>
      <w:r>
        <w:rPr>
          <w:b/>
          <w:bCs/>
          <w:i/>
          <w:iCs/>
        </w:rPr>
        <w:t>:</w:t>
      </w:r>
    </w:p>
    <w:p w:rsidR="00D27254" w:rsidRDefault="00D27254" w:rsidP="00D27254">
      <w:pPr>
        <w:numPr>
          <w:ilvl w:val="0"/>
          <w:numId w:val="4"/>
        </w:numPr>
        <w:suppressAutoHyphens/>
        <w:spacing w:after="0" w:line="240" w:lineRule="auto"/>
        <w:jc w:val="both"/>
        <w:rPr>
          <w:bCs/>
          <w:iCs/>
        </w:rPr>
      </w:pPr>
      <w:r>
        <w:rPr>
          <w:bCs/>
          <w:iCs/>
        </w:rPr>
        <w:t xml:space="preserve">Currently pursuing Equity Research Certification course from NSE </w:t>
      </w:r>
    </w:p>
    <w:p w:rsidR="00D27254" w:rsidRPr="00985B31" w:rsidRDefault="00D27254" w:rsidP="00D27254">
      <w:pPr>
        <w:jc w:val="both"/>
        <w:rPr>
          <w:b/>
          <w:bCs/>
          <w:i/>
          <w:iCs/>
        </w:rPr>
      </w:pPr>
      <w:r w:rsidRPr="00985B31">
        <w:rPr>
          <w:b/>
          <w:bCs/>
          <w:i/>
          <w:iCs/>
        </w:rPr>
        <w:t>Personal Details:</w:t>
      </w:r>
    </w:p>
    <w:p w:rsidR="00D27254" w:rsidRDefault="00D27254" w:rsidP="00D27254">
      <w:pPr>
        <w:jc w:val="both"/>
        <w:rPr>
          <w:bCs/>
          <w:iCs/>
        </w:rPr>
      </w:pPr>
    </w:p>
    <w:p w:rsidR="00D27254" w:rsidRDefault="00D27254" w:rsidP="00D27254">
      <w:pPr>
        <w:spacing w:line="360" w:lineRule="auto"/>
        <w:ind w:firstLine="360"/>
        <w:jc w:val="both"/>
      </w:pPr>
      <w:r w:rsidRPr="0017175D">
        <w:t>Father's Name</w:t>
      </w:r>
      <w:r>
        <w:t>: Mr</w:t>
      </w:r>
      <w:r w:rsidRPr="0017175D">
        <w:t>. Raghumani Pandia</w:t>
      </w:r>
    </w:p>
    <w:p w:rsidR="00D27254" w:rsidRDefault="00D27254" w:rsidP="00D27254">
      <w:pPr>
        <w:spacing w:line="360" w:lineRule="auto"/>
        <w:ind w:firstLine="360"/>
        <w:jc w:val="both"/>
      </w:pPr>
      <w:r w:rsidRPr="0017175D">
        <w:t>Date of Birth</w:t>
      </w:r>
      <w:r>
        <w:t>:</w:t>
      </w:r>
      <w:r w:rsidRPr="0017175D">
        <w:t xml:space="preserve"> 14/07/1982</w:t>
      </w:r>
    </w:p>
    <w:p w:rsidR="00D27254" w:rsidRPr="0017175D" w:rsidRDefault="00D27254" w:rsidP="00D27254">
      <w:pPr>
        <w:spacing w:line="360" w:lineRule="auto"/>
        <w:ind w:firstLine="360"/>
        <w:jc w:val="both"/>
      </w:pPr>
      <w:r w:rsidRPr="0017175D">
        <w:t>Gender</w:t>
      </w:r>
      <w:r>
        <w:t xml:space="preserve">: </w:t>
      </w:r>
      <w:r w:rsidRPr="0017175D">
        <w:t>Female</w:t>
      </w:r>
    </w:p>
    <w:p w:rsidR="00D27254" w:rsidRPr="0017175D" w:rsidRDefault="00D27254" w:rsidP="00D27254">
      <w:pPr>
        <w:tabs>
          <w:tab w:val="left" w:pos="360"/>
        </w:tabs>
        <w:spacing w:line="360" w:lineRule="auto"/>
        <w:ind w:firstLine="270"/>
        <w:jc w:val="both"/>
      </w:pPr>
      <w:r w:rsidRPr="0017175D">
        <w:tab/>
        <w:t>Nationality</w:t>
      </w:r>
      <w:r>
        <w:t xml:space="preserve">: </w:t>
      </w:r>
      <w:r w:rsidRPr="0017175D">
        <w:t>Indian</w:t>
      </w:r>
    </w:p>
    <w:p w:rsidR="00D27254" w:rsidRDefault="00D27254" w:rsidP="00D27254">
      <w:pPr>
        <w:tabs>
          <w:tab w:val="left" w:pos="360"/>
        </w:tabs>
        <w:spacing w:line="360" w:lineRule="auto"/>
        <w:ind w:firstLine="270"/>
        <w:jc w:val="both"/>
      </w:pPr>
      <w:r w:rsidRPr="0017175D">
        <w:tab/>
        <w:t>Marital status</w:t>
      </w:r>
      <w:r>
        <w:t xml:space="preserve">: </w:t>
      </w:r>
      <w:r w:rsidRPr="0017175D">
        <w:t>Marrie</w:t>
      </w:r>
      <w:r>
        <w:t xml:space="preserve">d  </w:t>
      </w:r>
      <w:r w:rsidRPr="0017175D">
        <w:t xml:space="preserve"> </w:t>
      </w:r>
    </w:p>
    <w:p w:rsidR="00D27254" w:rsidRPr="00CE22BF" w:rsidRDefault="00D27254" w:rsidP="00D27254">
      <w:pPr>
        <w:tabs>
          <w:tab w:val="left" w:pos="2765"/>
        </w:tabs>
        <w:jc w:val="both"/>
        <w:rPr>
          <w:b/>
          <w:i/>
        </w:rPr>
      </w:pPr>
      <w:r w:rsidRPr="00CE22BF">
        <w:rPr>
          <w:b/>
          <w:i/>
        </w:rPr>
        <w:t>Declaration</w:t>
      </w:r>
      <w:r>
        <w:rPr>
          <w:b/>
          <w:i/>
        </w:rPr>
        <w:t>:</w:t>
      </w:r>
    </w:p>
    <w:p w:rsidR="00D27254" w:rsidRPr="0017175D" w:rsidRDefault="00D27254" w:rsidP="00D27254">
      <w:pPr>
        <w:jc w:val="both"/>
      </w:pPr>
      <w:r w:rsidRPr="0017175D">
        <w:t xml:space="preserve">I do here declare all statement made by me in application are true, complete and correct to the best of my knowledge &amp; belief. </w:t>
      </w:r>
    </w:p>
    <w:p w:rsidR="00D27254" w:rsidRPr="0017175D" w:rsidRDefault="00D27254" w:rsidP="00D27254">
      <w:pPr>
        <w:jc w:val="both"/>
      </w:pPr>
      <w:r w:rsidRPr="0017175D">
        <w:tab/>
      </w:r>
      <w:r w:rsidRPr="0017175D">
        <w:tab/>
      </w:r>
      <w:r w:rsidRPr="0017175D">
        <w:tab/>
      </w:r>
      <w:r w:rsidRPr="0017175D">
        <w:tab/>
      </w:r>
      <w:r w:rsidRPr="0017175D">
        <w:tab/>
      </w:r>
      <w:r w:rsidRPr="0017175D">
        <w:tab/>
      </w:r>
      <w:r w:rsidRPr="0017175D">
        <w:tab/>
      </w:r>
      <w:r w:rsidRPr="0017175D">
        <w:tab/>
      </w:r>
      <w:r w:rsidRPr="0017175D">
        <w:tab/>
        <w:t xml:space="preserve">          </w:t>
      </w:r>
    </w:p>
    <w:p w:rsidR="00D27254" w:rsidRPr="0017175D" w:rsidRDefault="00D27254" w:rsidP="00D27254">
      <w:pPr>
        <w:ind w:left="7200" w:firstLine="720"/>
        <w:jc w:val="both"/>
      </w:pPr>
      <w:r w:rsidRPr="0017175D">
        <w:t xml:space="preserve"> </w:t>
      </w:r>
      <w:r w:rsidRPr="0017175D">
        <w:rPr>
          <w:b/>
        </w:rPr>
        <w:t>P.Pandia</w:t>
      </w:r>
    </w:p>
    <w:p w:rsidR="00D27254" w:rsidRPr="007A7094" w:rsidRDefault="00D27254" w:rsidP="00D27254"/>
    <w:p w:rsidR="00D27254" w:rsidRDefault="00D27254" w:rsidP="00D27254"/>
    <w:p w:rsidR="008E52EB" w:rsidRDefault="008E52EB"/>
    <w:sectPr w:rsidR="008E52EB" w:rsidSect="00AB4A07">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4C4C" w:rsidRDefault="007C4C4C" w:rsidP="00DD7E3E">
      <w:pPr>
        <w:spacing w:after="0" w:line="240" w:lineRule="auto"/>
      </w:pPr>
      <w:r>
        <w:separator/>
      </w:r>
    </w:p>
  </w:endnote>
  <w:endnote w:type="continuationSeparator" w:id="1">
    <w:p w:rsidR="007C4C4C" w:rsidRDefault="007C4C4C" w:rsidP="00DD7E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4C4C" w:rsidRDefault="007C4C4C" w:rsidP="00DD7E3E">
      <w:pPr>
        <w:spacing w:after="0" w:line="240" w:lineRule="auto"/>
      </w:pPr>
      <w:r>
        <w:separator/>
      </w:r>
    </w:p>
  </w:footnote>
  <w:footnote w:type="continuationSeparator" w:id="1">
    <w:p w:rsidR="007C4C4C" w:rsidRDefault="007C4C4C" w:rsidP="00DD7E3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B4A07" w:rsidRDefault="008E52EB">
    <w: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0400CC"/>
    <w:multiLevelType w:val="hybridMultilevel"/>
    <w:tmpl w:val="980811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06C6E51"/>
    <w:multiLevelType w:val="hybridMultilevel"/>
    <w:tmpl w:val="B98A992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
    <w:nsid w:val="350C3DD8"/>
    <w:multiLevelType w:val="hybridMultilevel"/>
    <w:tmpl w:val="0804E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C25477"/>
    <w:multiLevelType w:val="hybridMultilevel"/>
    <w:tmpl w:val="A24EF70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624F4556"/>
    <w:multiLevelType w:val="hybridMultilevel"/>
    <w:tmpl w:val="F4A871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0"/>
    <w:footnote w:id="1"/>
  </w:footnotePr>
  <w:endnotePr>
    <w:endnote w:id="0"/>
    <w:endnote w:id="1"/>
  </w:endnotePr>
  <w:compat>
    <w:useFELayout/>
  </w:compat>
  <w:rsids>
    <w:rsidRoot w:val="00D27254"/>
    <w:rsid w:val="003839A1"/>
    <w:rsid w:val="00632FA5"/>
    <w:rsid w:val="006C5F44"/>
    <w:rsid w:val="00794DF3"/>
    <w:rsid w:val="007C4C4C"/>
    <w:rsid w:val="008E52EB"/>
    <w:rsid w:val="00981CDB"/>
    <w:rsid w:val="00A96398"/>
    <w:rsid w:val="00AD701F"/>
    <w:rsid w:val="00D27254"/>
    <w:rsid w:val="00DD7E3E"/>
    <w:rsid w:val="00F15867"/>
    <w:rsid w:val="00FA1E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E3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D27254"/>
    <w:pPr>
      <w:spacing w:after="0" w:line="240" w:lineRule="auto"/>
      <w:jc w:val="center"/>
    </w:pPr>
    <w:rPr>
      <w:rFonts w:ascii="Times New Roman" w:eastAsia="Times New Roman" w:hAnsi="Times New Roman" w:cs="Times New Roman"/>
      <w:b/>
      <w:sz w:val="20"/>
      <w:szCs w:val="20"/>
      <w:u w:val="single"/>
    </w:rPr>
  </w:style>
  <w:style w:type="character" w:customStyle="1" w:styleId="TitleChar">
    <w:name w:val="Title Char"/>
    <w:basedOn w:val="DefaultParagraphFont"/>
    <w:link w:val="Title"/>
    <w:rsid w:val="00D27254"/>
    <w:rPr>
      <w:rFonts w:ascii="Times New Roman" w:eastAsia="Times New Roman" w:hAnsi="Times New Roman" w:cs="Times New Roman"/>
      <w:b/>
      <w:sz w:val="20"/>
      <w:szCs w:val="20"/>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684</Words>
  <Characters>3900</Characters>
  <Application>Microsoft Office Word</Application>
  <DocSecurity>0</DocSecurity>
  <Lines>32</Lines>
  <Paragraphs>9</Paragraphs>
  <ScaleCrop>false</ScaleCrop>
  <Company/>
  <LinksUpToDate>false</LinksUpToDate>
  <CharactersWithSpaces>4575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DEBASHISH</dc:creator>
  <cp:keywords/>
  <dc:description/>
  <cp:lastModifiedBy>DEBASHISH</cp:lastModifiedBy>
  <cp:revision>7</cp:revision>
  <dcterms:created xsi:type="dcterms:W3CDTF">2012-02-13T13:04:00Z</dcterms:created>
  <dcterms:modified xsi:type="dcterms:W3CDTF">2013-05-16T05:33:00Z</dcterms:modified>
</cp:coreProperties>
</file>